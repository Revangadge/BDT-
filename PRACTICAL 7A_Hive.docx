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8A0FD" w14:textId="77777777"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1414C362"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is a data warehouse system which is used to analyse structured data. It is built on the top of Hadoop. It was developed by Facebook.</w:t>
      </w:r>
    </w:p>
    <w:p w14:paraId="7B98464A"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1BCD6DDC"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32FC56D5"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159BEEEA"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1A29501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3DF1537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14D44743" wp14:editId="2EBE7FD3">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6E1C24BE" w14:textId="77777777" w:rsidR="00DC139C" w:rsidRPr="00F57BC9" w:rsidRDefault="00DC139C">
      <w:pPr>
        <w:spacing w:before="240" w:after="240"/>
        <w:rPr>
          <w:rFonts w:ascii="Times New Roman" w:eastAsia="Times New Roman" w:hAnsi="Times New Roman" w:cs="Times New Roman"/>
          <w:sz w:val="24"/>
          <w:szCs w:val="28"/>
        </w:rPr>
      </w:pPr>
    </w:p>
    <w:p w14:paraId="48BA7A6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2.Open the terminal, Now we use hive command to enter the hive shell prompt and in hive shell we could execute all of the hive commands.</w:t>
      </w:r>
    </w:p>
    <w:p w14:paraId="34F73C34" w14:textId="77777777" w:rsidR="00DC139C" w:rsidRPr="00F57BC9" w:rsidRDefault="00DC139C">
      <w:pPr>
        <w:spacing w:before="240" w:after="240"/>
        <w:rPr>
          <w:rFonts w:ascii="Times New Roman" w:eastAsia="Times New Roman" w:hAnsi="Times New Roman" w:cs="Times New Roman"/>
          <w:sz w:val="24"/>
          <w:szCs w:val="28"/>
        </w:rPr>
      </w:pPr>
    </w:p>
    <w:p w14:paraId="0BCD6ED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5D3A9B1E" wp14:editId="2C5DA318">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6322AAD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400C76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CEFB22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42938C2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31741D9E" w14:textId="77777777" w:rsidR="00DC139C" w:rsidRPr="00F57BC9" w:rsidRDefault="00DC139C">
      <w:pPr>
        <w:spacing w:before="240" w:after="240"/>
        <w:rPr>
          <w:rFonts w:ascii="Times New Roman" w:eastAsia="Times New Roman" w:hAnsi="Times New Roman" w:cs="Times New Roman"/>
          <w:b/>
          <w:sz w:val="24"/>
          <w:szCs w:val="28"/>
        </w:rPr>
      </w:pPr>
    </w:p>
    <w:p w14:paraId="4EA0F66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F46975A" wp14:editId="7229240B">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1019127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CE5A17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0711ED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0EB8DD3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650A9EC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379446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3E42870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1943D0D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F58BDB9" wp14:editId="7A732244">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59AECC9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21ECE2C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17C4BF2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71E6840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3364BFB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DF69685" wp14:editId="67F9440E">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3B1C876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083812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FFE0C2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7.Now we want to check whether we have any tables inside this rjc database or not. So first we will move to this database rjc using below command,</w:t>
      </w:r>
    </w:p>
    <w:p w14:paraId="3026333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Use rjc;</w:t>
      </w:r>
    </w:p>
    <w:p w14:paraId="44871A5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E0A949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we have moved inside this rjc database. Now we will check out which are the tables available using below command,</w:t>
      </w:r>
    </w:p>
    <w:p w14:paraId="46F3FB1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18F37F3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506411C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A0A22D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“rjc”.</w:t>
      </w:r>
    </w:p>
    <w:p w14:paraId="61E719A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79D0C29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8C5CBE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let’s move to this database using below command so now all the work we will do or perform it should be done within this rjc database.</w:t>
      </w:r>
    </w:p>
    <w:p w14:paraId="372D68C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rjc;</w:t>
      </w:r>
    </w:p>
    <w:p w14:paraId="6418F1F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60B4C1D3" wp14:editId="117C9558">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2C080EA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C27597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9. Now we will create a table inside this rjc database named as employee using below</w:t>
      </w:r>
    </w:p>
    <w:p w14:paraId="1CA0E01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62C07C8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table employee(ID int, name string, salary float, age int)</w:t>
      </w:r>
    </w:p>
    <w:p w14:paraId="0D7577F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6E89334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2080E2C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0B88470F" w14:textId="77777777" w:rsidR="00DC139C" w:rsidRPr="00F57BC9" w:rsidRDefault="00DC139C">
      <w:pPr>
        <w:spacing w:before="240" w:after="240"/>
        <w:rPr>
          <w:rFonts w:ascii="Times New Roman" w:eastAsia="Times New Roman" w:hAnsi="Times New Roman" w:cs="Times New Roman"/>
          <w:b/>
          <w:sz w:val="24"/>
          <w:szCs w:val="28"/>
        </w:rPr>
      </w:pPr>
    </w:p>
    <w:p w14:paraId="061AB35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737A14B3" wp14:editId="2D791F06">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495FB10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716525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E62ECA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14:paraId="241D193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B5DDB7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2AB9B88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31E7F6E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2AF7745A" w14:textId="77777777" w:rsidR="00DC139C" w:rsidRPr="00F57BC9" w:rsidRDefault="00DC139C">
      <w:pPr>
        <w:spacing w:before="240" w:after="240"/>
        <w:rPr>
          <w:rFonts w:ascii="Times New Roman" w:eastAsia="Times New Roman" w:hAnsi="Times New Roman" w:cs="Times New Roman"/>
          <w:sz w:val="24"/>
          <w:szCs w:val="28"/>
        </w:rPr>
      </w:pPr>
    </w:p>
    <w:p w14:paraId="72376D4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1AA7F6BC" wp14:editId="38B13DB3">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5367E25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362B0D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14:paraId="0C28144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So Now we will check how the table which we will be created is internal table or external table using below command,</w:t>
      </w:r>
    </w:p>
    <w:p w14:paraId="789DF91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14:paraId="5F6B0F9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29424BCE" w14:textId="77777777" w:rsidR="00DC139C" w:rsidRPr="00F57BC9" w:rsidRDefault="00DC139C">
      <w:pPr>
        <w:spacing w:before="240" w:after="240"/>
        <w:rPr>
          <w:rFonts w:ascii="Times New Roman" w:eastAsia="Times New Roman" w:hAnsi="Times New Roman" w:cs="Times New Roman"/>
          <w:b/>
          <w:sz w:val="24"/>
          <w:szCs w:val="28"/>
        </w:rPr>
      </w:pPr>
    </w:p>
    <w:p w14:paraId="6F62F4E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298C6BC" wp14:editId="3A0CD172">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425A1E4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6496ED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A2D825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By default hive createsInternal table or Managed Table.</w:t>
      </w:r>
    </w:p>
    <w:p w14:paraId="5EEE672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AF8F0D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3B3BD9C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021F266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14:paraId="0011E9B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4A40856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textfile;</w:t>
      </w:r>
    </w:p>
    <w:p w14:paraId="28498791" w14:textId="77777777" w:rsidR="00DC139C" w:rsidRPr="00F57BC9" w:rsidRDefault="00DC139C">
      <w:pPr>
        <w:spacing w:before="240" w:after="240"/>
        <w:rPr>
          <w:rFonts w:ascii="Times New Roman" w:eastAsia="Times New Roman" w:hAnsi="Times New Roman" w:cs="Times New Roman"/>
          <w:b/>
          <w:sz w:val="24"/>
          <w:szCs w:val="28"/>
        </w:rPr>
      </w:pPr>
    </w:p>
    <w:p w14:paraId="27E28A7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8CBD045" wp14:editId="5E01A6FB">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38E6A0F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2BA043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541703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2A7A3EC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2EC73881" w14:textId="77777777" w:rsidR="00DC139C" w:rsidRPr="00F57BC9" w:rsidRDefault="00DC139C">
      <w:pPr>
        <w:spacing w:before="240" w:after="240"/>
        <w:rPr>
          <w:rFonts w:ascii="Times New Roman" w:eastAsia="Times New Roman" w:hAnsi="Times New Roman" w:cs="Times New Roman"/>
          <w:b/>
          <w:sz w:val="24"/>
          <w:szCs w:val="28"/>
        </w:rPr>
      </w:pPr>
    </w:p>
    <w:p w14:paraId="2BCF690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06FC2B4" wp14:editId="5A8D2CDC">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4EFD2C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198677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EC76CD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33A68D8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17905AB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17F432A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14:paraId="0E4848A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'/user/cloudera/vj';</w:t>
      </w:r>
    </w:p>
    <w:p w14:paraId="0616E3B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'vj' directory inside the /user/cloudera and then inside 'vj' the employee3 table get stored.</w:t>
      </w:r>
    </w:p>
    <w:p w14:paraId="3729AE4E" w14:textId="77777777" w:rsidR="00DC139C" w:rsidRPr="00F57BC9" w:rsidRDefault="00DC139C">
      <w:pPr>
        <w:spacing w:before="240" w:after="240"/>
        <w:rPr>
          <w:rFonts w:ascii="Times New Roman" w:eastAsia="Times New Roman" w:hAnsi="Times New Roman" w:cs="Times New Roman"/>
          <w:sz w:val="24"/>
          <w:szCs w:val="28"/>
        </w:rPr>
      </w:pPr>
    </w:p>
    <w:p w14:paraId="5510B83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74FED9F9" wp14:editId="6FFD19E5">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7D789DB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747D0C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921EF1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65DD013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6A83A07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BD74A85" wp14:editId="6D52B28C">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56B01C7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D41119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44DB51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427F86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7C71A69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2F0FDB0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189883B9" wp14:editId="2E020230">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0E5240A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4865D5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1B6DDC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4F6787C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using below command,</w:t>
      </w:r>
    </w:p>
    <w:p w14:paraId="51D04DE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1E1AA4D6" wp14:editId="7F325E76">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3F4A9A9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C19B21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0D1829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08B556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or not using below command,</w:t>
      </w:r>
    </w:p>
    <w:p w14:paraId="6C5786E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74DF919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A5EC1F6" wp14:editId="3043E631">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3FE0BB33" w14:textId="77777777" w:rsidR="00DC139C" w:rsidRPr="00F57BC9" w:rsidRDefault="00DC139C">
      <w:pPr>
        <w:spacing w:before="240" w:after="240"/>
        <w:rPr>
          <w:rFonts w:ascii="Times New Roman" w:eastAsia="Times New Roman" w:hAnsi="Times New Roman" w:cs="Times New Roman"/>
          <w:b/>
          <w:sz w:val="24"/>
          <w:szCs w:val="28"/>
        </w:rPr>
      </w:pPr>
    </w:p>
    <w:p w14:paraId="2B7A64A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1750FD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emptable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in emptable using below command</w:t>
      </w:r>
      <w:r w:rsidRPr="00F57BC9">
        <w:rPr>
          <w:rFonts w:ascii="Times New Roman" w:eastAsia="Times New Roman" w:hAnsi="Times New Roman" w:cs="Times New Roman"/>
          <w:b/>
          <w:sz w:val="24"/>
          <w:szCs w:val="28"/>
        </w:rPr>
        <w:t>,</w:t>
      </w:r>
    </w:p>
    <w:p w14:paraId="52ECD65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62E876E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add columns (surname string);</w:t>
      </w:r>
    </w:p>
    <w:p w14:paraId="0B26D3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6B91EBE1" w14:textId="77777777" w:rsidR="00DC139C" w:rsidRPr="00F57BC9" w:rsidRDefault="00DC139C">
      <w:pPr>
        <w:spacing w:before="240" w:after="240"/>
        <w:rPr>
          <w:rFonts w:ascii="Times New Roman" w:eastAsia="Times New Roman" w:hAnsi="Times New Roman" w:cs="Times New Roman"/>
          <w:b/>
          <w:sz w:val="24"/>
          <w:szCs w:val="28"/>
        </w:rPr>
      </w:pPr>
    </w:p>
    <w:p w14:paraId="5813048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7E2A7E3" wp14:editId="0D4F9140">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6CA0CD1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FE99BD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00D4E5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23.Now we will change field name of the emptable to first_name using alter command,</w:t>
      </w:r>
    </w:p>
    <w:p w14:paraId="49825BF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change name first_name string;</w:t>
      </w:r>
    </w:p>
    <w:p w14:paraId="290E9A7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3047FC74" w14:textId="77777777" w:rsidR="00DC139C" w:rsidRPr="00F57BC9" w:rsidRDefault="00DC139C">
      <w:pPr>
        <w:spacing w:before="240" w:after="240"/>
        <w:rPr>
          <w:rFonts w:ascii="Times New Roman" w:eastAsia="Times New Roman" w:hAnsi="Times New Roman" w:cs="Times New Roman"/>
          <w:b/>
          <w:sz w:val="24"/>
          <w:szCs w:val="28"/>
        </w:rPr>
      </w:pPr>
    </w:p>
    <w:p w14:paraId="54ACBD5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4083F94D" wp14:editId="21FFC987">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01E88C3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158237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3D55BEB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24. Before loading the data in the table we will first create the csv file. Now open the new terminal ,</w:t>
      </w:r>
      <w:ins w:id="0" w:author="27_Poonam Bisht" w:date="2022-04-20T17:41:00Z">
        <w:r w:rsidRPr="00F57BC9">
          <w:rPr>
            <w:rFonts w:ascii="Times New Roman" w:eastAsia="Times New Roman" w:hAnsi="Times New Roman" w:cs="Times New Roman"/>
            <w:sz w:val="24"/>
            <w:szCs w:val="28"/>
          </w:rPr>
          <w:t xml:space="preserve"> </w:t>
        </w:r>
      </w:ins>
    </w:p>
    <w:p w14:paraId="1D82303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2680C7F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3583E642" w14:textId="77777777" w:rsidR="00DC139C" w:rsidRPr="00F57BC9" w:rsidRDefault="00DC139C">
      <w:pPr>
        <w:spacing w:before="240" w:after="240"/>
        <w:rPr>
          <w:rFonts w:ascii="Times New Roman" w:eastAsia="Times New Roman" w:hAnsi="Times New Roman" w:cs="Times New Roman"/>
          <w:b/>
          <w:sz w:val="24"/>
          <w:szCs w:val="28"/>
        </w:rPr>
      </w:pPr>
    </w:p>
    <w:p w14:paraId="20254D2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CE30F9D" wp14:editId="5DDAF67D">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520E2045" w14:textId="77777777" w:rsidR="00DC139C" w:rsidRPr="00F57BC9" w:rsidRDefault="00DC139C">
      <w:pPr>
        <w:spacing w:after="160" w:line="259" w:lineRule="auto"/>
        <w:rPr>
          <w:rFonts w:ascii="Times New Roman" w:eastAsia="Times New Roman" w:hAnsi="Times New Roman" w:cs="Times New Roman"/>
          <w:sz w:val="24"/>
          <w:szCs w:val="26"/>
        </w:rPr>
      </w:pPr>
    </w:p>
    <w:p w14:paraId="02F8D30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1EC3A25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Student.csv</w:t>
      </w:r>
    </w:p>
    <w:p w14:paraId="52376FF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33CF6CD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26. Creating a new database as rjcstudent.</w:t>
      </w:r>
    </w:p>
    <w:p w14:paraId="378E3AB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create database rjcstudent;</w:t>
      </w:r>
    </w:p>
    <w:p w14:paraId="6670099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732D217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rjcstudent database.</w:t>
      </w:r>
    </w:p>
    <w:p w14:paraId="256A189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use rjcstudent;</w:t>
      </w:r>
    </w:p>
    <w:p w14:paraId="723D4505" w14:textId="77777777" w:rsidR="00DC139C" w:rsidRPr="00F57BC9" w:rsidRDefault="00DC139C">
      <w:pPr>
        <w:spacing w:after="160" w:line="259" w:lineRule="auto"/>
        <w:rPr>
          <w:rFonts w:ascii="Times New Roman" w:eastAsia="Times New Roman" w:hAnsi="Times New Roman" w:cs="Times New Roman"/>
          <w:sz w:val="24"/>
          <w:szCs w:val="26"/>
        </w:rPr>
      </w:pPr>
    </w:p>
    <w:p w14:paraId="338DC28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28. Creating new table student inside rjcstudent database.</w:t>
      </w:r>
    </w:p>
    <w:p w14:paraId="606DB79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6C2945A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0661955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68AB390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0BB8404D" w14:textId="77777777" w:rsidR="00DC139C" w:rsidRPr="00F57BC9" w:rsidRDefault="00DC139C">
      <w:pPr>
        <w:spacing w:after="160" w:line="259" w:lineRule="auto"/>
        <w:rPr>
          <w:rFonts w:ascii="Times New Roman" w:eastAsia="Times New Roman" w:hAnsi="Times New Roman" w:cs="Times New Roman"/>
          <w:sz w:val="24"/>
          <w:szCs w:val="26"/>
        </w:rPr>
      </w:pPr>
    </w:p>
    <w:p w14:paraId="368793A1" w14:textId="77777777" w:rsidR="00DC139C" w:rsidRPr="00F57BC9" w:rsidRDefault="00DC139C">
      <w:pPr>
        <w:spacing w:after="160" w:line="259" w:lineRule="auto"/>
        <w:rPr>
          <w:rFonts w:ascii="Times New Roman" w:eastAsia="Times New Roman" w:hAnsi="Times New Roman" w:cs="Times New Roman"/>
          <w:sz w:val="24"/>
          <w:szCs w:val="26"/>
        </w:rPr>
      </w:pPr>
    </w:p>
    <w:p w14:paraId="0A37502C" w14:textId="77777777" w:rsidR="00DC139C" w:rsidRPr="00F57BC9" w:rsidRDefault="00DC139C">
      <w:pPr>
        <w:spacing w:after="160" w:line="259" w:lineRule="auto"/>
        <w:rPr>
          <w:rFonts w:ascii="Times New Roman" w:eastAsia="Times New Roman" w:hAnsi="Times New Roman" w:cs="Times New Roman"/>
          <w:sz w:val="24"/>
          <w:szCs w:val="26"/>
        </w:rPr>
      </w:pPr>
    </w:p>
    <w:p w14:paraId="070B62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42F0E60" wp14:editId="0C47411C">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5ADA42DD" w14:textId="77777777" w:rsidR="00DC139C" w:rsidRPr="00F57BC9" w:rsidRDefault="00DC139C">
      <w:pPr>
        <w:spacing w:after="160" w:line="259" w:lineRule="auto"/>
        <w:rPr>
          <w:rFonts w:ascii="Times New Roman" w:eastAsia="Times New Roman" w:hAnsi="Times New Roman" w:cs="Times New Roman"/>
          <w:sz w:val="24"/>
          <w:szCs w:val="26"/>
        </w:rPr>
      </w:pPr>
    </w:p>
    <w:p w14:paraId="024403D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0652E8C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35B8E633" w14:textId="77777777" w:rsidR="00DC139C" w:rsidRPr="00F57BC9" w:rsidRDefault="00DC139C">
      <w:pPr>
        <w:spacing w:after="160" w:line="259" w:lineRule="auto"/>
        <w:rPr>
          <w:rFonts w:ascii="Times New Roman" w:eastAsia="Times New Roman" w:hAnsi="Times New Roman" w:cs="Times New Roman"/>
          <w:sz w:val="24"/>
          <w:szCs w:val="26"/>
        </w:rPr>
      </w:pPr>
    </w:p>
    <w:p w14:paraId="1163FD13" w14:textId="77777777" w:rsidR="00DC139C" w:rsidRPr="00F57BC9" w:rsidRDefault="00DC139C">
      <w:pPr>
        <w:spacing w:after="160" w:line="259" w:lineRule="auto"/>
        <w:rPr>
          <w:rFonts w:ascii="Times New Roman" w:eastAsia="Times New Roman" w:hAnsi="Times New Roman" w:cs="Times New Roman"/>
          <w:sz w:val="24"/>
          <w:szCs w:val="26"/>
        </w:rPr>
      </w:pPr>
    </w:p>
    <w:p w14:paraId="43F08231" w14:textId="77777777" w:rsidR="00DC139C" w:rsidRPr="00F57BC9" w:rsidRDefault="00DC139C">
      <w:pPr>
        <w:spacing w:after="160" w:line="259" w:lineRule="auto"/>
        <w:rPr>
          <w:rFonts w:ascii="Times New Roman" w:eastAsia="Times New Roman" w:hAnsi="Times New Roman" w:cs="Times New Roman"/>
          <w:sz w:val="24"/>
          <w:szCs w:val="26"/>
        </w:rPr>
      </w:pPr>
    </w:p>
    <w:p w14:paraId="7CBF65CB" w14:textId="77777777" w:rsidR="00DC139C" w:rsidRPr="00F57BC9" w:rsidRDefault="00DC139C">
      <w:pPr>
        <w:spacing w:after="160" w:line="259" w:lineRule="auto"/>
        <w:rPr>
          <w:rFonts w:ascii="Times New Roman" w:eastAsia="Times New Roman" w:hAnsi="Times New Roman" w:cs="Times New Roman"/>
          <w:sz w:val="24"/>
          <w:szCs w:val="26"/>
        </w:rPr>
      </w:pPr>
    </w:p>
    <w:p w14:paraId="55B10E5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499868C" wp14:editId="30CB6541">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047FE12C" w14:textId="77777777" w:rsidR="00DC139C" w:rsidRPr="00F57BC9" w:rsidRDefault="00DC139C">
      <w:pPr>
        <w:spacing w:after="160" w:line="259" w:lineRule="auto"/>
        <w:rPr>
          <w:rFonts w:ascii="Times New Roman" w:eastAsia="Times New Roman" w:hAnsi="Times New Roman" w:cs="Times New Roman"/>
          <w:sz w:val="24"/>
          <w:szCs w:val="26"/>
        </w:rPr>
      </w:pPr>
    </w:p>
    <w:p w14:paraId="38EE05F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1E688C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2BEEA92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‘/home/cloudera/Documents/Student.csv’ into table student</w:t>
      </w:r>
    </w:p>
    <w:p w14:paraId="7DDB3F3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5F14EDD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40F5D27C" w14:textId="77777777" w:rsidR="00DC139C" w:rsidRPr="00F57BC9" w:rsidRDefault="00DC139C">
      <w:pPr>
        <w:spacing w:after="160" w:line="259" w:lineRule="auto"/>
        <w:rPr>
          <w:rFonts w:ascii="Times New Roman" w:eastAsia="Times New Roman" w:hAnsi="Times New Roman" w:cs="Times New Roman"/>
          <w:sz w:val="24"/>
          <w:szCs w:val="26"/>
        </w:rPr>
      </w:pPr>
    </w:p>
    <w:p w14:paraId="3198B66A" w14:textId="77777777" w:rsidR="00DC139C" w:rsidRPr="00F57BC9" w:rsidRDefault="00DC139C">
      <w:pPr>
        <w:spacing w:after="160" w:line="259" w:lineRule="auto"/>
        <w:rPr>
          <w:rFonts w:ascii="Times New Roman" w:eastAsia="Times New Roman" w:hAnsi="Times New Roman" w:cs="Times New Roman"/>
          <w:sz w:val="24"/>
          <w:szCs w:val="26"/>
        </w:rPr>
      </w:pPr>
    </w:p>
    <w:p w14:paraId="4A9AD26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5F83187" wp14:editId="1D90C363">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3086A7B7" w14:textId="77777777" w:rsidR="00DC139C" w:rsidRPr="00F57BC9" w:rsidRDefault="00DC139C">
      <w:pPr>
        <w:spacing w:after="160" w:line="259" w:lineRule="auto"/>
        <w:rPr>
          <w:rFonts w:ascii="Times New Roman" w:eastAsia="Times New Roman" w:hAnsi="Times New Roman" w:cs="Times New Roman"/>
          <w:sz w:val="24"/>
          <w:szCs w:val="26"/>
        </w:rPr>
      </w:pPr>
    </w:p>
    <w:p w14:paraId="38DCD95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0B8AD1D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67A1333E" w14:textId="77777777" w:rsidR="00DC139C" w:rsidRPr="00F57BC9" w:rsidRDefault="00DC139C">
      <w:pPr>
        <w:spacing w:after="160" w:line="259" w:lineRule="auto"/>
        <w:rPr>
          <w:rFonts w:ascii="Times New Roman" w:eastAsia="Times New Roman" w:hAnsi="Times New Roman" w:cs="Times New Roman"/>
          <w:sz w:val="24"/>
          <w:szCs w:val="26"/>
        </w:rPr>
      </w:pPr>
    </w:p>
    <w:p w14:paraId="2E37C15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5A48168" wp14:editId="230567D2">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2C001A91" w14:textId="77777777" w:rsidR="00DC139C" w:rsidRPr="00F57BC9" w:rsidRDefault="00DC139C">
      <w:pPr>
        <w:spacing w:after="160" w:line="259" w:lineRule="auto"/>
        <w:rPr>
          <w:rFonts w:ascii="Times New Roman" w:eastAsia="Times New Roman" w:hAnsi="Times New Roman" w:cs="Times New Roman"/>
          <w:sz w:val="24"/>
          <w:szCs w:val="26"/>
        </w:rPr>
      </w:pPr>
    </w:p>
    <w:p w14:paraId="1B07F3D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1B2307D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32. Now go to browser refresh the page and select database as rjcstudent and click in</w:t>
      </w:r>
    </w:p>
    <w:p w14:paraId="29F01FB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7BFE79B0" w14:textId="77777777" w:rsidR="00DC139C" w:rsidRPr="00F57BC9" w:rsidRDefault="00DC139C">
      <w:pPr>
        <w:spacing w:after="160" w:line="259" w:lineRule="auto"/>
        <w:rPr>
          <w:rFonts w:ascii="Times New Roman" w:eastAsia="Times New Roman" w:hAnsi="Times New Roman" w:cs="Times New Roman"/>
          <w:sz w:val="24"/>
          <w:szCs w:val="26"/>
        </w:rPr>
      </w:pPr>
    </w:p>
    <w:p w14:paraId="6C8F419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16CB27E" wp14:editId="62083F06">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4ED3D9A7" w14:textId="77777777" w:rsidR="00DC139C" w:rsidRPr="00F57BC9" w:rsidRDefault="00DC139C">
      <w:pPr>
        <w:spacing w:after="160" w:line="259" w:lineRule="auto"/>
        <w:rPr>
          <w:rFonts w:ascii="Times New Roman" w:eastAsia="Times New Roman" w:hAnsi="Times New Roman" w:cs="Times New Roman"/>
          <w:sz w:val="24"/>
          <w:szCs w:val="26"/>
        </w:rPr>
      </w:pPr>
    </w:p>
    <w:p w14:paraId="3051C47E" w14:textId="77777777" w:rsidR="00DC139C" w:rsidRPr="00F57BC9" w:rsidRDefault="00DC139C">
      <w:pPr>
        <w:spacing w:after="160" w:line="259" w:lineRule="auto"/>
        <w:rPr>
          <w:rFonts w:ascii="Times New Roman" w:eastAsia="Times New Roman" w:hAnsi="Times New Roman" w:cs="Times New Roman"/>
          <w:sz w:val="24"/>
          <w:szCs w:val="26"/>
        </w:rPr>
      </w:pPr>
    </w:p>
    <w:p w14:paraId="4BEBF40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166AC4F" wp14:editId="0AED387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35FDC41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6357FFB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Syntax: DROP table tablename;</w:t>
      </w:r>
    </w:p>
    <w:p w14:paraId="41F90DA1"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499B8764" wp14:editId="6EA5EB94">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0A8CBBA6" w14:textId="77777777" w:rsidR="00DC139C" w:rsidRPr="00F57BC9" w:rsidRDefault="00DC139C">
      <w:pPr>
        <w:spacing w:after="160" w:line="259" w:lineRule="auto"/>
        <w:rPr>
          <w:rFonts w:ascii="Times New Roman" w:eastAsia="Times New Roman" w:hAnsi="Times New Roman" w:cs="Times New Roman"/>
          <w:b/>
          <w:sz w:val="24"/>
          <w:szCs w:val="26"/>
        </w:rPr>
      </w:pPr>
    </w:p>
    <w:p w14:paraId="540780D5" w14:textId="77777777" w:rsidR="00DC139C" w:rsidRPr="00F57BC9" w:rsidRDefault="00DC139C">
      <w:pPr>
        <w:spacing w:after="160" w:line="259" w:lineRule="auto"/>
        <w:rPr>
          <w:rFonts w:ascii="Times New Roman" w:eastAsia="Times New Roman" w:hAnsi="Times New Roman" w:cs="Times New Roman"/>
          <w:b/>
          <w:sz w:val="24"/>
          <w:szCs w:val="26"/>
        </w:rPr>
      </w:pPr>
    </w:p>
    <w:p w14:paraId="3EE647B1" w14:textId="77777777" w:rsidR="00DC139C" w:rsidRPr="00F57BC9" w:rsidRDefault="00DC139C">
      <w:pPr>
        <w:spacing w:after="160" w:line="259" w:lineRule="auto"/>
        <w:rPr>
          <w:rFonts w:ascii="Times New Roman" w:eastAsia="Times New Roman" w:hAnsi="Times New Roman" w:cs="Times New Roman"/>
          <w:b/>
          <w:sz w:val="24"/>
          <w:szCs w:val="26"/>
        </w:rPr>
      </w:pPr>
    </w:p>
    <w:p w14:paraId="235922C0"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6E4B8E50" wp14:editId="639F9583">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2D96E43C" w14:textId="77777777" w:rsidR="00DC139C" w:rsidRPr="00F57BC9" w:rsidRDefault="00DC139C">
      <w:pPr>
        <w:spacing w:after="160" w:line="259" w:lineRule="auto"/>
        <w:rPr>
          <w:rFonts w:ascii="Times New Roman" w:eastAsia="Times New Roman" w:hAnsi="Times New Roman" w:cs="Times New Roman"/>
          <w:b/>
          <w:sz w:val="24"/>
          <w:szCs w:val="26"/>
        </w:rPr>
      </w:pPr>
    </w:p>
    <w:p w14:paraId="10BEAC63" w14:textId="77777777" w:rsidR="00DC139C" w:rsidRPr="00F57BC9" w:rsidRDefault="00DC139C">
      <w:pPr>
        <w:spacing w:after="160" w:line="259" w:lineRule="auto"/>
        <w:rPr>
          <w:rFonts w:ascii="Times New Roman" w:eastAsia="Times New Roman" w:hAnsi="Times New Roman" w:cs="Times New Roman"/>
          <w:b/>
          <w:sz w:val="24"/>
          <w:szCs w:val="26"/>
        </w:rPr>
      </w:pPr>
    </w:p>
    <w:p w14:paraId="7DE81C9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C37A591" wp14:editId="7DD7A9DA">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4C9DC9C3" w14:textId="77777777" w:rsidR="00DC139C" w:rsidRPr="00F57BC9" w:rsidRDefault="00DC139C">
      <w:pPr>
        <w:spacing w:after="160" w:line="259" w:lineRule="auto"/>
        <w:rPr>
          <w:rFonts w:ascii="Times New Roman" w:eastAsia="Times New Roman" w:hAnsi="Times New Roman" w:cs="Times New Roman"/>
          <w:sz w:val="24"/>
          <w:szCs w:val="26"/>
        </w:rPr>
      </w:pPr>
    </w:p>
    <w:p w14:paraId="5C520FE3" w14:textId="77777777" w:rsidR="00DC139C" w:rsidRPr="00F57BC9" w:rsidRDefault="00DC139C">
      <w:pPr>
        <w:spacing w:after="160" w:line="259" w:lineRule="auto"/>
        <w:rPr>
          <w:rFonts w:ascii="Times New Roman" w:eastAsia="Times New Roman" w:hAnsi="Times New Roman" w:cs="Times New Roman"/>
          <w:sz w:val="24"/>
          <w:szCs w:val="26"/>
        </w:rPr>
      </w:pPr>
    </w:p>
    <w:p w14:paraId="53384D5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59C0BE7" wp14:editId="5E81728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31FB95DD" w14:textId="77777777" w:rsidR="00DC139C" w:rsidRPr="00F57BC9" w:rsidRDefault="00DC139C">
      <w:pPr>
        <w:spacing w:after="160" w:line="259" w:lineRule="auto"/>
        <w:rPr>
          <w:rFonts w:ascii="Times New Roman" w:eastAsia="Times New Roman" w:hAnsi="Times New Roman" w:cs="Times New Roman"/>
          <w:sz w:val="24"/>
          <w:szCs w:val="26"/>
        </w:rPr>
      </w:pPr>
    </w:p>
    <w:p w14:paraId="1BB10CE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714C964" wp14:editId="637EDB51">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72492760" w14:textId="77777777" w:rsidR="00DC139C" w:rsidRPr="00F57BC9" w:rsidRDefault="00DC139C">
      <w:pPr>
        <w:spacing w:after="160" w:line="259" w:lineRule="auto"/>
        <w:rPr>
          <w:rFonts w:ascii="Times New Roman" w:eastAsia="Times New Roman" w:hAnsi="Times New Roman" w:cs="Times New Roman"/>
          <w:sz w:val="24"/>
          <w:szCs w:val="26"/>
        </w:rPr>
      </w:pPr>
    </w:p>
    <w:p w14:paraId="7B787AD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4B0920A" wp14:editId="54DF346A">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580CA853" w14:textId="77777777" w:rsidR="00DC139C" w:rsidRPr="00F57BC9" w:rsidRDefault="00DC139C">
      <w:pPr>
        <w:spacing w:after="160" w:line="259" w:lineRule="auto"/>
        <w:rPr>
          <w:rFonts w:ascii="Times New Roman" w:eastAsia="Times New Roman" w:hAnsi="Times New Roman" w:cs="Times New Roman"/>
          <w:sz w:val="24"/>
          <w:szCs w:val="26"/>
        </w:rPr>
      </w:pPr>
    </w:p>
    <w:p w14:paraId="78A2507D"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11EABBD9" wp14:editId="7535388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05F6D189"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68D12DA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5C6F5A1" wp14:editId="0CC9DFC2">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3BD0C13F" w14:textId="77777777" w:rsidR="00DC139C" w:rsidRPr="00F57BC9" w:rsidRDefault="00DC139C">
      <w:pPr>
        <w:spacing w:after="160" w:line="259" w:lineRule="auto"/>
        <w:rPr>
          <w:rFonts w:ascii="Times New Roman" w:eastAsia="Times New Roman" w:hAnsi="Times New Roman" w:cs="Times New Roman"/>
          <w:sz w:val="24"/>
          <w:szCs w:val="26"/>
        </w:rPr>
      </w:pPr>
    </w:p>
    <w:p w14:paraId="52927177" w14:textId="77777777" w:rsidR="00DC139C" w:rsidRPr="00F57BC9" w:rsidRDefault="00DC139C">
      <w:pPr>
        <w:spacing w:after="160" w:line="259" w:lineRule="auto"/>
        <w:rPr>
          <w:rFonts w:ascii="Times New Roman" w:eastAsia="Times New Roman" w:hAnsi="Times New Roman" w:cs="Times New Roman"/>
          <w:sz w:val="24"/>
          <w:szCs w:val="26"/>
        </w:rPr>
      </w:pPr>
    </w:p>
    <w:p w14:paraId="5717CB6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46E415B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Dept string, yoj int, salary float,</w:t>
      </w:r>
    </w:p>
    <w:p w14:paraId="37214C9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1384318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516C8E0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4C91DD7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12EAE5AC" w14:textId="77777777" w:rsidR="00DC139C" w:rsidRPr="00F57BC9" w:rsidRDefault="00DC139C">
      <w:pPr>
        <w:spacing w:after="160" w:line="259" w:lineRule="auto"/>
        <w:rPr>
          <w:rFonts w:ascii="Times New Roman" w:eastAsia="Times New Roman" w:hAnsi="Times New Roman" w:cs="Times New Roman"/>
          <w:sz w:val="24"/>
          <w:szCs w:val="26"/>
        </w:rPr>
      </w:pPr>
    </w:p>
    <w:p w14:paraId="5879A21E" w14:textId="77777777" w:rsidR="00DC139C" w:rsidRPr="00F57BC9" w:rsidRDefault="00DC139C">
      <w:pPr>
        <w:spacing w:after="160" w:line="259" w:lineRule="auto"/>
        <w:rPr>
          <w:rFonts w:ascii="Times New Roman" w:eastAsia="Times New Roman" w:hAnsi="Times New Roman" w:cs="Times New Roman"/>
          <w:sz w:val="24"/>
          <w:szCs w:val="26"/>
        </w:rPr>
      </w:pPr>
    </w:p>
    <w:p w14:paraId="4D4D404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799C6C8" wp14:editId="216BAE11">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27A896ED" w14:textId="77777777" w:rsidR="00DC139C" w:rsidRPr="00F57BC9" w:rsidRDefault="00DC139C">
      <w:pPr>
        <w:spacing w:after="160" w:line="259" w:lineRule="auto"/>
        <w:rPr>
          <w:rFonts w:ascii="Times New Roman" w:eastAsia="Times New Roman" w:hAnsi="Times New Roman" w:cs="Times New Roman"/>
          <w:sz w:val="24"/>
          <w:szCs w:val="26"/>
        </w:rPr>
      </w:pPr>
    </w:p>
    <w:p w14:paraId="09B2CA7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2B0E95F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/home/cloudera/Documents directory.</w:t>
      </w:r>
    </w:p>
    <w:p w14:paraId="699D0BC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‘/home/cloudera/Documents/employee2.csv’ into table</w:t>
      </w:r>
    </w:p>
    <w:p w14:paraId="48DA080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empgroup</w:t>
      </w:r>
    </w:p>
    <w:p w14:paraId="6F7368A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3982ECF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6ECA9EC4" w14:textId="77777777" w:rsidR="00DC139C" w:rsidRPr="00F57BC9" w:rsidRDefault="00DC139C">
      <w:pPr>
        <w:spacing w:after="160" w:line="259" w:lineRule="auto"/>
        <w:rPr>
          <w:rFonts w:ascii="Times New Roman" w:eastAsia="Times New Roman" w:hAnsi="Times New Roman" w:cs="Times New Roman"/>
          <w:sz w:val="24"/>
          <w:szCs w:val="26"/>
        </w:rPr>
      </w:pPr>
    </w:p>
    <w:p w14:paraId="6E39C4E1" w14:textId="77777777" w:rsidR="00DC139C" w:rsidRPr="00F57BC9" w:rsidRDefault="00DC139C">
      <w:pPr>
        <w:spacing w:after="160" w:line="259" w:lineRule="auto"/>
        <w:rPr>
          <w:rFonts w:ascii="Times New Roman" w:eastAsia="Times New Roman" w:hAnsi="Times New Roman" w:cs="Times New Roman"/>
          <w:sz w:val="24"/>
          <w:szCs w:val="26"/>
        </w:rPr>
      </w:pPr>
    </w:p>
    <w:p w14:paraId="3942D95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B0179A0" wp14:editId="42A3B27C">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54996E5F" w14:textId="77777777" w:rsidR="00DC139C" w:rsidRPr="00F57BC9" w:rsidRDefault="00DC139C">
      <w:pPr>
        <w:spacing w:after="160" w:line="259" w:lineRule="auto"/>
        <w:rPr>
          <w:rFonts w:ascii="Times New Roman" w:eastAsia="Times New Roman" w:hAnsi="Times New Roman" w:cs="Times New Roman"/>
          <w:sz w:val="24"/>
          <w:szCs w:val="26"/>
        </w:rPr>
      </w:pPr>
    </w:p>
    <w:p w14:paraId="1D2C051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D032434" wp14:editId="1C909A9C">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3CCBD6EA" w14:textId="77777777" w:rsidR="00DC139C" w:rsidRPr="00F57BC9" w:rsidRDefault="00DC139C">
      <w:pPr>
        <w:spacing w:after="160" w:line="259" w:lineRule="auto"/>
        <w:rPr>
          <w:rFonts w:ascii="Times New Roman" w:eastAsia="Times New Roman" w:hAnsi="Times New Roman" w:cs="Times New Roman"/>
          <w:sz w:val="24"/>
          <w:szCs w:val="26"/>
        </w:rPr>
      </w:pPr>
    </w:p>
    <w:p w14:paraId="7300922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2882397" wp14:editId="6BCA5EA6">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77F365B0" w14:textId="77777777" w:rsidR="00DC139C" w:rsidRPr="00F57BC9" w:rsidRDefault="00DC139C">
      <w:pPr>
        <w:spacing w:after="160" w:line="259" w:lineRule="auto"/>
        <w:rPr>
          <w:rFonts w:ascii="Times New Roman" w:eastAsia="Times New Roman" w:hAnsi="Times New Roman" w:cs="Times New Roman"/>
          <w:sz w:val="24"/>
          <w:szCs w:val="26"/>
        </w:rPr>
      </w:pPr>
    </w:p>
    <w:p w14:paraId="4F90FF7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9DFDD1" wp14:editId="411F09FA">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08A50259" w14:textId="77777777" w:rsidR="00DC139C" w:rsidRPr="00F57BC9" w:rsidRDefault="00DC139C">
      <w:pPr>
        <w:spacing w:after="160" w:line="259" w:lineRule="auto"/>
        <w:rPr>
          <w:rFonts w:ascii="Times New Roman" w:eastAsia="Times New Roman" w:hAnsi="Times New Roman" w:cs="Times New Roman"/>
          <w:sz w:val="24"/>
          <w:szCs w:val="26"/>
        </w:rPr>
      </w:pPr>
    </w:p>
    <w:p w14:paraId="3D57D7D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ECE877F" wp14:editId="3430FE83">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6DFF2B57" w14:textId="77777777" w:rsidR="00DC139C" w:rsidRPr="00F57BC9" w:rsidRDefault="00DC139C">
      <w:pPr>
        <w:spacing w:after="160" w:line="259" w:lineRule="auto"/>
        <w:rPr>
          <w:rFonts w:ascii="Times New Roman" w:eastAsia="Times New Roman" w:hAnsi="Times New Roman" w:cs="Times New Roman"/>
          <w:sz w:val="24"/>
          <w:szCs w:val="26"/>
        </w:rPr>
      </w:pPr>
    </w:p>
    <w:p w14:paraId="712E8E3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6A0A63B" wp14:editId="6C15F993">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22126CC9" w14:textId="77777777" w:rsidR="00DC139C" w:rsidRPr="00F57BC9" w:rsidRDefault="00DC139C">
      <w:pPr>
        <w:spacing w:after="160" w:line="259" w:lineRule="auto"/>
        <w:rPr>
          <w:rFonts w:ascii="Times New Roman" w:eastAsia="Times New Roman" w:hAnsi="Times New Roman" w:cs="Times New Roman"/>
          <w:sz w:val="24"/>
          <w:szCs w:val="26"/>
        </w:rPr>
      </w:pPr>
    </w:p>
    <w:p w14:paraId="37E4134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2147BEF" wp14:editId="06E3394C">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43C4E788" w14:textId="77777777" w:rsidR="00DC139C" w:rsidRPr="00F57BC9" w:rsidRDefault="00DC139C">
      <w:pPr>
        <w:spacing w:after="160" w:line="259" w:lineRule="auto"/>
        <w:rPr>
          <w:rFonts w:ascii="Times New Roman" w:eastAsia="Times New Roman" w:hAnsi="Times New Roman" w:cs="Times New Roman"/>
          <w:sz w:val="24"/>
          <w:szCs w:val="26"/>
        </w:rPr>
      </w:pPr>
    </w:p>
    <w:p w14:paraId="73F32A9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619D84C" wp14:editId="388BC496">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52B5C90F" w14:textId="77777777" w:rsidR="00DC139C" w:rsidRPr="00F57BC9" w:rsidRDefault="00DC139C">
      <w:pPr>
        <w:spacing w:after="160" w:line="259" w:lineRule="auto"/>
        <w:rPr>
          <w:rFonts w:ascii="Times New Roman" w:eastAsia="Times New Roman" w:hAnsi="Times New Roman" w:cs="Times New Roman"/>
          <w:sz w:val="24"/>
          <w:szCs w:val="26"/>
        </w:rPr>
      </w:pPr>
    </w:p>
    <w:p w14:paraId="22EF150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5017453" wp14:editId="03D87916">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49055E9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6E0AAC8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employee.csv</w:t>
      </w:r>
    </w:p>
    <w:p w14:paraId="2A89C9E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03137D5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database hiveql;</w:t>
      </w:r>
    </w:p>
    <w:p w14:paraId="1DBCEF1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database hiveql and creating table employee inside the hiveql datanase.</w:t>
      </w:r>
    </w:p>
    <w:p w14:paraId="742E0A5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Department string, YOJ int, Salary float)</w:t>
      </w:r>
    </w:p>
    <w:p w14:paraId="254ED40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5C286A6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1586E02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72527090" w14:textId="77777777" w:rsidR="00DC139C" w:rsidRPr="00F57BC9" w:rsidRDefault="00DC139C">
      <w:pPr>
        <w:spacing w:after="160" w:line="259" w:lineRule="auto"/>
        <w:rPr>
          <w:rFonts w:ascii="Times New Roman" w:eastAsia="Times New Roman" w:hAnsi="Times New Roman" w:cs="Times New Roman"/>
          <w:sz w:val="24"/>
          <w:szCs w:val="26"/>
        </w:rPr>
      </w:pPr>
    </w:p>
    <w:p w14:paraId="5FB5453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2A9E7CF" wp14:editId="6B2EA71F">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482C2C76" w14:textId="77777777" w:rsidR="00DC139C" w:rsidRPr="00F57BC9" w:rsidRDefault="00DC139C">
      <w:pPr>
        <w:spacing w:after="160" w:line="259" w:lineRule="auto"/>
        <w:rPr>
          <w:rFonts w:ascii="Times New Roman" w:eastAsia="Times New Roman" w:hAnsi="Times New Roman" w:cs="Times New Roman"/>
          <w:sz w:val="24"/>
          <w:szCs w:val="26"/>
        </w:rPr>
      </w:pPr>
    </w:p>
    <w:p w14:paraId="61B2858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18B9840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/home/cloudera/Documents directory.</w:t>
      </w:r>
    </w:p>
    <w:p w14:paraId="2009ECC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‘/home/cloudera/Documents/employee.csv’ into table</w:t>
      </w:r>
    </w:p>
    <w:p w14:paraId="37CDAD5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6880BA8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2D809C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3A024F9F" w14:textId="77777777" w:rsidR="00DC139C" w:rsidRPr="00F57BC9" w:rsidRDefault="00DC139C">
      <w:pPr>
        <w:spacing w:after="160" w:line="259" w:lineRule="auto"/>
        <w:rPr>
          <w:rFonts w:ascii="Times New Roman" w:eastAsia="Times New Roman" w:hAnsi="Times New Roman" w:cs="Times New Roman"/>
          <w:sz w:val="24"/>
          <w:szCs w:val="26"/>
        </w:rPr>
      </w:pPr>
    </w:p>
    <w:p w14:paraId="05B5596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7CE2F91" wp14:editId="3C03CFAD">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1933D209" w14:textId="77777777" w:rsidR="00DC139C" w:rsidRPr="00F57BC9" w:rsidRDefault="00DC139C">
      <w:pPr>
        <w:spacing w:after="160" w:line="259" w:lineRule="auto"/>
        <w:rPr>
          <w:rFonts w:ascii="Times New Roman" w:eastAsia="Times New Roman" w:hAnsi="Times New Roman" w:cs="Times New Roman"/>
          <w:sz w:val="24"/>
          <w:szCs w:val="26"/>
        </w:rPr>
      </w:pPr>
    </w:p>
    <w:p w14:paraId="740D624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w:t>
      </w:r>
    </w:p>
    <w:p w14:paraId="40805B2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17355F0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758A64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w:t>
      </w:r>
    </w:p>
    <w:p w14:paraId="59408875" w14:textId="77777777" w:rsidR="00DC139C" w:rsidRPr="00F57BC9" w:rsidRDefault="00DC139C">
      <w:pPr>
        <w:spacing w:after="160" w:line="259" w:lineRule="auto"/>
        <w:rPr>
          <w:rFonts w:ascii="Times New Roman" w:eastAsia="Times New Roman" w:hAnsi="Times New Roman" w:cs="Times New Roman"/>
          <w:sz w:val="24"/>
          <w:szCs w:val="26"/>
        </w:rPr>
      </w:pPr>
    </w:p>
    <w:p w14:paraId="1BBFC78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942FF61" wp14:editId="1A4C1CC9">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2755288F" w14:textId="77777777" w:rsidR="00DC139C" w:rsidRPr="00F57BC9" w:rsidRDefault="00DC139C">
      <w:pPr>
        <w:spacing w:after="160" w:line="259" w:lineRule="auto"/>
        <w:rPr>
          <w:rFonts w:ascii="Times New Roman" w:eastAsia="Times New Roman" w:hAnsi="Times New Roman" w:cs="Times New Roman"/>
          <w:sz w:val="24"/>
          <w:szCs w:val="26"/>
        </w:rPr>
      </w:pPr>
    </w:p>
    <w:p w14:paraId="0901AC20" w14:textId="77777777" w:rsidR="00DC139C" w:rsidRPr="00F57BC9" w:rsidRDefault="00DC139C">
      <w:pPr>
        <w:spacing w:after="160" w:line="259" w:lineRule="auto"/>
        <w:rPr>
          <w:rFonts w:ascii="Times New Roman" w:eastAsia="Times New Roman" w:hAnsi="Times New Roman" w:cs="Times New Roman"/>
          <w:sz w:val="24"/>
          <w:szCs w:val="26"/>
        </w:rPr>
      </w:pPr>
    </w:p>
    <w:p w14:paraId="2035079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 along with the having clause</w:t>
      </w:r>
    </w:p>
    <w:p w14:paraId="2D71F08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Taking the total sum of salary countrywise using groupby clause and from that selecting</w:t>
      </w:r>
    </w:p>
    <w:p w14:paraId="0724FA0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3098C4F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 having</w:t>
      </w:r>
    </w:p>
    <w:p w14:paraId="6FC943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17312974" w14:textId="77777777" w:rsidR="00DC139C" w:rsidRPr="00F57BC9" w:rsidRDefault="00DC139C">
      <w:pPr>
        <w:spacing w:after="160" w:line="259" w:lineRule="auto"/>
        <w:rPr>
          <w:rFonts w:ascii="Times New Roman" w:eastAsia="Times New Roman" w:hAnsi="Times New Roman" w:cs="Times New Roman"/>
          <w:sz w:val="24"/>
          <w:szCs w:val="26"/>
        </w:rPr>
      </w:pPr>
    </w:p>
    <w:p w14:paraId="541007A7" w14:textId="77777777" w:rsidR="00DC139C" w:rsidRPr="00F57BC9" w:rsidRDefault="00DC139C">
      <w:pPr>
        <w:spacing w:after="160" w:line="259" w:lineRule="auto"/>
        <w:rPr>
          <w:rFonts w:ascii="Times New Roman" w:eastAsia="Times New Roman" w:hAnsi="Times New Roman" w:cs="Times New Roman"/>
          <w:sz w:val="24"/>
          <w:szCs w:val="26"/>
        </w:rPr>
      </w:pPr>
    </w:p>
    <w:p w14:paraId="06027A9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4F8F7E6" wp14:editId="0E4B2B31">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2824F1E8" w14:textId="77777777" w:rsidR="00DC139C" w:rsidRPr="00F57BC9" w:rsidRDefault="00DC139C">
      <w:pPr>
        <w:spacing w:after="160" w:line="259" w:lineRule="auto"/>
        <w:rPr>
          <w:rFonts w:ascii="Times New Roman" w:eastAsia="Times New Roman" w:hAnsi="Times New Roman" w:cs="Times New Roman"/>
          <w:sz w:val="24"/>
          <w:szCs w:val="26"/>
        </w:rPr>
      </w:pPr>
    </w:p>
    <w:p w14:paraId="2C6113F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2347DDE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17187B0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21337C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4F3E06F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199EE29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so the difference between the two is that Order by will guarantee the total order in the</w:t>
      </w:r>
    </w:p>
    <w:p w14:paraId="7F687E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66CB8EB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2A2EAB78" w14:textId="77777777" w:rsidR="00DC139C" w:rsidRPr="00F57BC9" w:rsidRDefault="00DC139C">
      <w:pPr>
        <w:spacing w:after="160" w:line="259" w:lineRule="auto"/>
        <w:rPr>
          <w:rFonts w:ascii="Times New Roman" w:eastAsia="Times New Roman" w:hAnsi="Times New Roman" w:cs="Times New Roman"/>
          <w:sz w:val="24"/>
          <w:szCs w:val="26"/>
        </w:rPr>
      </w:pPr>
    </w:p>
    <w:p w14:paraId="5B74DBC8" w14:textId="77777777" w:rsidR="00DC139C" w:rsidRPr="00F57BC9" w:rsidRDefault="00DC139C">
      <w:pPr>
        <w:spacing w:after="160" w:line="259" w:lineRule="auto"/>
        <w:rPr>
          <w:rFonts w:ascii="Times New Roman" w:eastAsia="Times New Roman" w:hAnsi="Times New Roman" w:cs="Times New Roman"/>
          <w:b/>
          <w:sz w:val="24"/>
          <w:szCs w:val="26"/>
        </w:rPr>
      </w:pPr>
    </w:p>
    <w:p w14:paraId="2D20628C" w14:textId="77777777" w:rsidR="00DC139C" w:rsidRPr="00F57BC9" w:rsidRDefault="00DC139C">
      <w:pPr>
        <w:spacing w:after="160" w:line="259" w:lineRule="auto"/>
        <w:rPr>
          <w:rFonts w:ascii="Times New Roman" w:eastAsia="Times New Roman" w:hAnsi="Times New Roman" w:cs="Times New Roman"/>
          <w:b/>
          <w:sz w:val="24"/>
          <w:szCs w:val="26"/>
        </w:rPr>
      </w:pPr>
    </w:p>
    <w:p w14:paraId="4E7154FF" w14:textId="77777777" w:rsidR="00DC139C" w:rsidRPr="00F57BC9" w:rsidRDefault="00DC139C">
      <w:pPr>
        <w:spacing w:before="240" w:after="240"/>
        <w:rPr>
          <w:rFonts w:ascii="Times New Roman" w:eastAsia="Times New Roman" w:hAnsi="Times New Roman" w:cs="Times New Roman"/>
          <w:sz w:val="24"/>
          <w:szCs w:val="28"/>
        </w:rPr>
      </w:pPr>
    </w:p>
    <w:p w14:paraId="6CD6A70E" w14:textId="77777777" w:rsidR="00DC139C" w:rsidRPr="00F57BC9" w:rsidRDefault="00DC139C">
      <w:pPr>
        <w:spacing w:before="240" w:after="240"/>
        <w:rPr>
          <w:rFonts w:ascii="Times New Roman" w:eastAsia="Times New Roman" w:hAnsi="Times New Roman" w:cs="Times New Roman"/>
          <w:sz w:val="24"/>
          <w:szCs w:val="28"/>
        </w:rPr>
      </w:pPr>
    </w:p>
    <w:p w14:paraId="01D3BDEC" w14:textId="77777777" w:rsidR="00DC139C" w:rsidRPr="00F57BC9" w:rsidRDefault="00DC139C">
      <w:pPr>
        <w:spacing w:before="240" w:after="240"/>
        <w:rPr>
          <w:rFonts w:ascii="Times New Roman" w:eastAsia="Times New Roman" w:hAnsi="Times New Roman" w:cs="Times New Roman"/>
          <w:sz w:val="24"/>
          <w:szCs w:val="28"/>
        </w:rPr>
      </w:pPr>
    </w:p>
    <w:p w14:paraId="3329C7B3" w14:textId="77777777" w:rsidR="00DC139C" w:rsidRPr="00F57BC9" w:rsidRDefault="00DC139C">
      <w:pPr>
        <w:spacing w:before="240" w:after="240"/>
        <w:rPr>
          <w:rFonts w:ascii="Times New Roman" w:eastAsia="Times New Roman" w:hAnsi="Times New Roman" w:cs="Times New Roman"/>
          <w:sz w:val="24"/>
          <w:szCs w:val="28"/>
        </w:rPr>
      </w:pPr>
    </w:p>
    <w:p w14:paraId="64DEE403" w14:textId="77777777" w:rsidR="00DC139C" w:rsidRPr="00F57BC9" w:rsidRDefault="00DC139C">
      <w:pPr>
        <w:spacing w:before="240" w:after="240"/>
        <w:rPr>
          <w:rFonts w:ascii="Times New Roman" w:eastAsia="Times New Roman" w:hAnsi="Times New Roman" w:cs="Times New Roman"/>
          <w:sz w:val="24"/>
          <w:szCs w:val="28"/>
        </w:rPr>
      </w:pPr>
    </w:p>
    <w:p w14:paraId="55DE2A98" w14:textId="77777777" w:rsidR="00DC139C" w:rsidRPr="00F57BC9" w:rsidRDefault="00DC139C">
      <w:pPr>
        <w:spacing w:before="240" w:after="240"/>
        <w:rPr>
          <w:rFonts w:ascii="Times New Roman" w:eastAsia="Times New Roman" w:hAnsi="Times New Roman" w:cs="Times New Roman"/>
          <w:sz w:val="24"/>
          <w:szCs w:val="28"/>
        </w:rPr>
      </w:pPr>
    </w:p>
    <w:p w14:paraId="4714EB73" w14:textId="77777777" w:rsidR="00DC139C" w:rsidRPr="00F57BC9" w:rsidRDefault="00DC139C">
      <w:pPr>
        <w:spacing w:before="240" w:after="240"/>
        <w:rPr>
          <w:rFonts w:ascii="Times New Roman" w:eastAsia="Times New Roman" w:hAnsi="Times New Roman" w:cs="Times New Roman"/>
          <w:sz w:val="24"/>
          <w:szCs w:val="28"/>
        </w:rPr>
      </w:pPr>
    </w:p>
    <w:p w14:paraId="089979A4" w14:textId="77777777" w:rsidR="00DC139C" w:rsidRPr="00F57BC9" w:rsidRDefault="00DC139C">
      <w:pPr>
        <w:spacing w:before="240" w:after="240"/>
        <w:rPr>
          <w:rFonts w:ascii="Times New Roman" w:eastAsia="Times New Roman" w:hAnsi="Times New Roman" w:cs="Times New Roman"/>
          <w:sz w:val="24"/>
          <w:szCs w:val="28"/>
        </w:rPr>
      </w:pPr>
    </w:p>
    <w:p w14:paraId="02DC3A69" w14:textId="77777777" w:rsidR="00DC139C" w:rsidRPr="00F57BC9" w:rsidRDefault="00DC139C">
      <w:pPr>
        <w:spacing w:before="240" w:after="240"/>
        <w:rPr>
          <w:rFonts w:ascii="Times New Roman" w:eastAsia="Times New Roman" w:hAnsi="Times New Roman" w:cs="Times New Roman"/>
          <w:sz w:val="24"/>
          <w:szCs w:val="28"/>
        </w:rPr>
      </w:pPr>
    </w:p>
    <w:p w14:paraId="55B9799A" w14:textId="77777777" w:rsidR="00DC139C" w:rsidRPr="00F57BC9" w:rsidRDefault="00DC139C">
      <w:pPr>
        <w:spacing w:before="240" w:after="240"/>
        <w:rPr>
          <w:rFonts w:ascii="Times New Roman" w:eastAsia="Times New Roman" w:hAnsi="Times New Roman" w:cs="Times New Roman"/>
          <w:sz w:val="24"/>
          <w:szCs w:val="28"/>
        </w:rPr>
      </w:pPr>
    </w:p>
    <w:p w14:paraId="477AF046" w14:textId="77777777" w:rsidR="00DC139C" w:rsidRPr="00F57BC9" w:rsidRDefault="00DC139C">
      <w:pPr>
        <w:spacing w:before="240" w:after="240"/>
        <w:rPr>
          <w:rFonts w:ascii="Times New Roman" w:eastAsia="Times New Roman" w:hAnsi="Times New Roman" w:cs="Times New Roman"/>
          <w:sz w:val="24"/>
          <w:szCs w:val="28"/>
        </w:rPr>
      </w:pPr>
    </w:p>
    <w:p w14:paraId="52608A6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AAEE4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85127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021F07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112D68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ABCD5F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968D47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5ABEFD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01CC255"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A57E556"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905DF65"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15806A6"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903E9CB"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662CE24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62F13C8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BAB90C8"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FDE3A05"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6B64CB33"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F47CB" w14:textId="77777777" w:rsidR="008F7525" w:rsidRDefault="008F7525" w:rsidP="00A64486">
      <w:pPr>
        <w:spacing w:line="240" w:lineRule="auto"/>
      </w:pPr>
      <w:r>
        <w:separator/>
      </w:r>
    </w:p>
  </w:endnote>
  <w:endnote w:type="continuationSeparator" w:id="0">
    <w:p w14:paraId="2CE2024D" w14:textId="77777777" w:rsidR="008F7525" w:rsidRDefault="008F7525"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D9ADE" w14:textId="77777777" w:rsidR="00716544" w:rsidRDefault="007165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CE9B9" w14:textId="77777777" w:rsidR="00A64486" w:rsidRDefault="00A64486">
    <w:pPr>
      <w:pStyle w:val="Footer"/>
    </w:pPr>
    <w:r>
      <w:t>MSc Part-I Sem-II</w:t>
    </w:r>
    <w:r>
      <w:tab/>
    </w:r>
    <w:r>
      <w:tab/>
      <w:t>BDT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2B7BE" w14:textId="77777777" w:rsidR="00716544" w:rsidRDefault="00716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54425" w14:textId="77777777" w:rsidR="008F7525" w:rsidRDefault="008F7525" w:rsidP="00A64486">
      <w:pPr>
        <w:spacing w:line="240" w:lineRule="auto"/>
      </w:pPr>
      <w:r>
        <w:separator/>
      </w:r>
    </w:p>
  </w:footnote>
  <w:footnote w:type="continuationSeparator" w:id="0">
    <w:p w14:paraId="331E2809" w14:textId="77777777" w:rsidR="008F7525" w:rsidRDefault="008F7525"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F7549" w14:textId="77777777" w:rsidR="00716544" w:rsidRDefault="007165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AED4A" w14:textId="424BE07B"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716544">
      <w:rPr>
        <w:rFonts w:ascii="Times New Roman" w:hAnsi="Times New Roman" w:cs="Times New Roman"/>
        <w:b/>
        <w:bCs/>
        <w:sz w:val="24"/>
      </w:rPr>
      <w:t>Revan Bansi Gadge</w:t>
    </w:r>
  </w:p>
  <w:p w14:paraId="526E1795" w14:textId="4E6E33D7"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716544">
      <w:rPr>
        <w:rFonts w:ascii="Times New Roman" w:hAnsi="Times New Roman" w:cs="Times New Roman"/>
        <w:b/>
        <w:bCs/>
        <w:sz w:val="24"/>
      </w:rPr>
      <w:t>43</w:t>
    </w:r>
  </w:p>
  <w:p w14:paraId="648B97F4" w14:textId="77777777" w:rsidR="00A64486" w:rsidRDefault="00A644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7B32F" w14:textId="77777777" w:rsidR="00716544" w:rsidRDefault="0071654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716544"/>
    <w:rsid w:val="007254A7"/>
    <w:rsid w:val="008F7525"/>
    <w:rsid w:val="00A64486"/>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B075B"/>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revangadge120@outlook.com</cp:lastModifiedBy>
  <cp:revision>4</cp:revision>
  <dcterms:created xsi:type="dcterms:W3CDTF">2022-04-22T05:02:00Z</dcterms:created>
  <dcterms:modified xsi:type="dcterms:W3CDTF">2022-04-23T05:00:00Z</dcterms:modified>
</cp:coreProperties>
</file>